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AF2D" w14:textId="10725A13" w:rsidR="0026451A" w:rsidRPr="00A31722" w:rsidRDefault="00A31722" w:rsidP="00A31722">
      <w:pPr>
        <w:jc w:val="center"/>
        <w:rPr>
          <w:ins w:id="0" w:author="장윤 김" w:date="2025-12-28T16:05:00Z" w16du:dateUtc="2025-12-28T07:05:00Z"/>
          <w:b/>
          <w:bCs/>
          <w:sz w:val="32"/>
          <w:szCs w:val="36"/>
          <w:rPrChange w:id="1" w:author="장윤 김" w:date="2025-12-28T16:05:00Z" w16du:dateUtc="2025-12-28T07:05:00Z">
            <w:rPr>
              <w:ins w:id="2" w:author="장윤 김" w:date="2025-12-28T16:05:00Z" w16du:dateUtc="2025-12-28T07:05:00Z"/>
            </w:rPr>
          </w:rPrChange>
        </w:rPr>
      </w:pPr>
      <w:ins w:id="3" w:author="장윤 김" w:date="2025-12-28T16:05:00Z" w16du:dateUtc="2025-12-28T07:05:00Z">
        <w:r w:rsidRPr="00A31722">
          <w:rPr>
            <w:rFonts w:hint="eastAsia"/>
            <w:b/>
            <w:bCs/>
            <w:sz w:val="32"/>
            <w:szCs w:val="36"/>
            <w:rPrChange w:id="4" w:author="장윤 김" w:date="2025-12-28T16:05:00Z" w16du:dateUtc="2025-12-28T07:05:00Z">
              <w:rPr>
                <w:rFonts w:hint="eastAsia"/>
              </w:rPr>
            </w:rPrChange>
          </w:rPr>
          <w:t>ELBURIM 순이익과 손익 계산 프로젝트</w:t>
        </w:r>
      </w:ins>
    </w:p>
    <w:p w14:paraId="3D4AA3D0" w14:textId="6754F56B" w:rsidR="00A31722" w:rsidRPr="00A31722" w:rsidRDefault="00A31722" w:rsidP="00A31722">
      <w:pPr>
        <w:jc w:val="right"/>
        <w:rPr>
          <w:ins w:id="5" w:author="장윤 김" w:date="2025-12-28T16:05:00Z" w16du:dateUtc="2025-12-28T07:05:00Z"/>
          <w:sz w:val="24"/>
          <w:szCs w:val="28"/>
          <w:rPrChange w:id="6" w:author="장윤 김" w:date="2025-12-28T16:06:00Z" w16du:dateUtc="2025-12-28T07:06:00Z">
            <w:rPr>
              <w:ins w:id="7" w:author="장윤 김" w:date="2025-12-28T16:05:00Z" w16du:dateUtc="2025-12-28T07:05:00Z"/>
            </w:rPr>
          </w:rPrChange>
        </w:rPr>
      </w:pPr>
      <w:ins w:id="8" w:author="장윤 김" w:date="2025-12-28T16:05:00Z" w16du:dateUtc="2025-12-28T07:05:00Z">
        <w:r w:rsidRPr="00A31722">
          <w:rPr>
            <w:rFonts w:hint="eastAsia"/>
            <w:sz w:val="24"/>
            <w:szCs w:val="28"/>
            <w:rPrChange w:id="9" w:author="장윤 김" w:date="2025-12-28T16:06:00Z" w16du:dateUtc="2025-12-28T07:06:00Z">
              <w:rPr>
                <w:rFonts w:hint="eastAsia"/>
              </w:rPr>
            </w:rPrChange>
          </w:rPr>
          <w:t>PM: 김장윤</w:t>
        </w:r>
      </w:ins>
    </w:p>
    <w:p w14:paraId="69819B38" w14:textId="38314D9A" w:rsidR="00A31722" w:rsidRDefault="00A31722" w:rsidP="00A31722">
      <w:pPr>
        <w:jc w:val="right"/>
        <w:rPr>
          <w:ins w:id="10" w:author="장윤 김" w:date="2025-12-28T16:06:00Z" w16du:dateUtc="2025-12-28T07:06:00Z"/>
          <w:sz w:val="24"/>
          <w:szCs w:val="28"/>
        </w:rPr>
      </w:pPr>
      <w:ins w:id="11" w:author="장윤 김" w:date="2025-12-28T16:05:00Z" w16du:dateUtc="2025-12-28T07:05:00Z">
        <w:r w:rsidRPr="00A31722">
          <w:rPr>
            <w:rFonts w:hint="eastAsia"/>
            <w:sz w:val="24"/>
            <w:szCs w:val="28"/>
            <w:rPrChange w:id="12" w:author="장윤 김" w:date="2025-12-28T16:06:00Z" w16du:dateUtc="2025-12-28T07:06:00Z">
              <w:rPr>
                <w:rFonts w:hint="eastAsia"/>
              </w:rPr>
            </w:rPrChange>
          </w:rPr>
          <w:t>Developer: 김장윤</w:t>
        </w:r>
      </w:ins>
    </w:p>
    <w:p w14:paraId="44924042" w14:textId="77777777" w:rsidR="00A31722" w:rsidRDefault="00A31722" w:rsidP="00A31722">
      <w:pPr>
        <w:jc w:val="right"/>
        <w:rPr>
          <w:ins w:id="13" w:author="장윤 김" w:date="2025-12-28T16:06:00Z" w16du:dateUtc="2025-12-28T07:06:00Z"/>
          <w:sz w:val="24"/>
          <w:szCs w:val="28"/>
        </w:rPr>
      </w:pPr>
    </w:p>
    <w:p w14:paraId="56CBF31F" w14:textId="11C3190A" w:rsidR="00A31722" w:rsidRDefault="00324B38" w:rsidP="00A31722">
      <w:pPr>
        <w:pStyle w:val="a6"/>
        <w:numPr>
          <w:ilvl w:val="0"/>
          <w:numId w:val="2"/>
        </w:numPr>
        <w:jc w:val="both"/>
        <w:rPr>
          <w:ins w:id="14" w:author="장윤 김" w:date="2025-12-28T16:09:00Z" w16du:dateUtc="2025-12-28T07:09:00Z"/>
          <w:sz w:val="24"/>
          <w:szCs w:val="28"/>
        </w:rPr>
      </w:pPr>
      <w:ins w:id="15" w:author="장윤 김" w:date="2025-12-28T16:15:00Z" w16du:dateUtc="2025-12-28T07:15:00Z">
        <w:r>
          <w:rPr>
            <w:rFonts w:hint="eastAsia"/>
            <w:sz w:val="24"/>
            <w:szCs w:val="28"/>
          </w:rPr>
          <w:t>현재 구현된 핵심 기능 요약</w:t>
        </w:r>
      </w:ins>
      <w:ins w:id="16" w:author="장윤 김" w:date="2025-12-28T16:09:00Z" w16du:dateUtc="2025-12-28T07:09:00Z">
        <w:r w:rsidR="00A31722">
          <w:rPr>
            <w:sz w:val="24"/>
            <w:szCs w:val="28"/>
          </w:rPr>
          <w:br/>
        </w:r>
      </w:ins>
      <w:ins w:id="17" w:author="장윤 김" w:date="2025-12-28T16:15:00Z" w16du:dateUtc="2025-12-28T07:15:00Z">
        <w:r w:rsidRPr="00324B38">
          <w:rPr>
            <w:rFonts w:eastAsiaTheme="minorHAnsi"/>
            <w:sz w:val="20"/>
            <w:szCs w:val="22"/>
            <w:rPrChange w:id="18" w:author="장윤 김" w:date="2025-12-28T16:15:00Z" w16du:dateUtc="2025-12-28T07:15:00Z">
              <w:rPr>
                <w:rFonts w:eastAsiaTheme="minorHAnsi"/>
                <w:sz w:val="24"/>
                <w:szCs w:val="28"/>
              </w:rPr>
            </w:rPrChange>
          </w:rPr>
          <w:t>•</w:t>
        </w:r>
        <w:r w:rsidRPr="00324B38">
          <w:rPr>
            <w:rFonts w:eastAsiaTheme="minorHAnsi" w:hint="eastAsia"/>
            <w:sz w:val="20"/>
            <w:szCs w:val="22"/>
            <w:rPrChange w:id="19" w:author="장윤 김" w:date="2025-12-28T16:15:00Z" w16du:dateUtc="2025-12-28T07:15:00Z">
              <w:rPr>
                <w:rFonts w:eastAsiaTheme="minorHAnsi" w:hint="eastAsia"/>
                <w:sz w:val="24"/>
                <w:szCs w:val="28"/>
              </w:rPr>
            </w:rPrChange>
          </w:rPr>
          <w:t xml:space="preserve"> 회원 정보 관리</w:t>
        </w:r>
      </w:ins>
      <w:ins w:id="20" w:author="장윤 김" w:date="2025-12-28T16:18:00Z" w16du:dateUtc="2025-12-28T07:18:00Z">
        <w:r>
          <w:rPr>
            <w:rFonts w:eastAsiaTheme="minorHAnsi"/>
            <w:sz w:val="20"/>
            <w:szCs w:val="22"/>
          </w:rPr>
          <w:br/>
        </w:r>
        <w:r>
          <w:rPr>
            <w:rFonts w:eastAsiaTheme="minorHAnsi" w:hint="eastAsia"/>
            <w:sz w:val="20"/>
            <w:szCs w:val="22"/>
          </w:rPr>
          <w:t xml:space="preserve">  </w:t>
        </w:r>
      </w:ins>
      <w:ins w:id="21" w:author="장윤 김" w:date="2025-12-28T16:23:00Z" w16du:dateUtc="2025-12-28T07:23:00Z"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∘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</w:ins>
      <w:ins w:id="22" w:author="장윤 김" w:date="2025-12-28T16:24:00Z" w16du:dateUtc="2025-12-28T07:24:00Z"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이름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,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연락처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,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생년월일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,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주소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등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23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>기존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24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 xml:space="preserve"> 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25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>종이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26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>/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27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>엑셀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28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 xml:space="preserve"> 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29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>데이터를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30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 xml:space="preserve"> 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31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>정리해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32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 xml:space="preserve"> 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33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>한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34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 xml:space="preserve"> 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35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>곳에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36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 xml:space="preserve"> </w:t>
        </w:r>
        <w:r w:rsidR="008376C4" w:rsidRPr="008376C4">
          <w:rPr>
            <w:rFonts w:ascii="Cambria Math" w:eastAsiaTheme="minorHAnsi" w:hAnsi="Cambria Math" w:cs="Cambria Math" w:hint="eastAsia"/>
            <w:b/>
            <w:bCs/>
            <w:sz w:val="20"/>
            <w:szCs w:val="22"/>
            <w:rPrChange w:id="37" w:author="장윤 김" w:date="2025-12-28T16:24:00Z" w16du:dateUtc="2025-12-28T07:24:00Z">
              <w:rPr>
                <w:rFonts w:ascii="Cambria Math" w:eastAsiaTheme="minorHAnsi" w:hAnsi="Cambria Math" w:cs="Cambria Math" w:hint="eastAsia"/>
                <w:sz w:val="20"/>
                <w:szCs w:val="22"/>
              </w:rPr>
            </w:rPrChange>
          </w:rPr>
          <w:t>통합</w:t>
        </w:r>
      </w:ins>
      <w:ins w:id="38" w:author="장윤 김" w:date="2025-12-28T16:15:00Z" w16du:dateUtc="2025-12-28T07:15:00Z">
        <w:r>
          <w:rPr>
            <w:rFonts w:eastAsiaTheme="minorHAnsi"/>
            <w:sz w:val="20"/>
            <w:szCs w:val="22"/>
          </w:rPr>
          <w:br/>
        </w:r>
        <w:r w:rsidRPr="00522BB1">
          <w:rPr>
            <w:rFonts w:eastAsiaTheme="minorHAnsi"/>
            <w:sz w:val="20"/>
            <w:szCs w:val="22"/>
          </w:rPr>
          <w:t>•</w:t>
        </w:r>
        <w:r>
          <w:rPr>
            <w:rFonts w:eastAsiaTheme="minorHAnsi" w:hint="eastAsia"/>
            <w:sz w:val="20"/>
            <w:szCs w:val="22"/>
          </w:rPr>
          <w:t xml:space="preserve"> 치수 관리</w:t>
        </w:r>
      </w:ins>
      <w:ins w:id="39" w:author="장윤 김" w:date="2025-12-28T16:24:00Z" w16du:dateUtc="2025-12-28T07:24:00Z">
        <w:r w:rsidR="008376C4">
          <w:rPr>
            <w:rFonts w:eastAsiaTheme="minorHAnsi"/>
            <w:sz w:val="20"/>
            <w:szCs w:val="22"/>
          </w:rPr>
          <w:br/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 </w:t>
        </w:r>
        <w:r w:rsidR="008376C4">
          <w:rPr>
            <w:rFonts w:ascii="Cambria Math" w:eastAsiaTheme="minorHAnsi" w:hAnsi="Cambria Math" w:cs="Cambria Math"/>
            <w:sz w:val="20"/>
            <w:szCs w:val="22"/>
          </w:rPr>
          <w:t>∘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고객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1</w:t>
        </w:r>
      </w:ins>
      <w:ins w:id="40" w:author="장윤 김" w:date="2025-12-28T16:25:00Z" w16du:dateUtc="2025-12-28T07:25:00Z"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명당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여러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차수의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치수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이력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저장</w:t>
        </w:r>
        <w:r w:rsidR="008376C4">
          <w:rPr>
            <w:rFonts w:ascii="Cambria Math" w:eastAsiaTheme="minorHAnsi" w:hAnsi="Cambria Math" w:cs="Cambria Math"/>
            <w:sz w:val="20"/>
            <w:szCs w:val="22"/>
          </w:rPr>
          <w:br/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 </w:t>
        </w:r>
        <w:r w:rsidR="008376C4">
          <w:rPr>
            <w:rFonts w:ascii="Cambria Math" w:eastAsiaTheme="minorHAnsi" w:hAnsi="Cambria Math" w:cs="Cambria Math"/>
            <w:sz w:val="20"/>
            <w:szCs w:val="22"/>
          </w:rPr>
          <w:t>∘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</w:ins>
      <w:ins w:id="41" w:author="장윤 김" w:date="2025-12-28T16:37:00Z" w16du:dateUtc="2025-12-28T07:37:00Z"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데이터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관리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기준을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</w:ins>
      <w:ins w:id="42" w:author="장윤 김" w:date="2025-12-28T16:25:00Z" w16du:dateUtc="2025-12-28T07:25:00Z"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가장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최근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치수를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8376C4">
          <w:rPr>
            <w:rFonts w:ascii="Cambria Math" w:eastAsiaTheme="minorHAnsi" w:hAnsi="Cambria Math" w:cs="Cambria Math" w:hint="eastAsia"/>
            <w:sz w:val="20"/>
            <w:szCs w:val="22"/>
          </w:rPr>
          <w:t>자동</w:t>
        </w:r>
      </w:ins>
      <w:ins w:id="43" w:author="장윤 김" w:date="2025-12-28T16:37:00Z" w16du:dateUtc="2025-12-28T07:37:00Z"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으로</w:t>
        </w:r>
      </w:ins>
      <w:ins w:id="44" w:author="장윤 김" w:date="2025-12-28T16:38:00Z" w16du:dateUtc="2025-12-28T07:38:00Z"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활용</w:t>
        </w:r>
      </w:ins>
      <w:ins w:id="45" w:author="장윤 김" w:date="2025-12-28T16:15:00Z" w16du:dateUtc="2025-12-28T07:15:00Z">
        <w:r>
          <w:rPr>
            <w:rFonts w:eastAsiaTheme="minorHAnsi"/>
            <w:sz w:val="20"/>
            <w:szCs w:val="22"/>
          </w:rPr>
          <w:br/>
        </w:r>
        <w:r w:rsidRPr="00522BB1">
          <w:rPr>
            <w:rFonts w:eastAsiaTheme="minorHAnsi"/>
            <w:sz w:val="20"/>
            <w:szCs w:val="22"/>
          </w:rPr>
          <w:t>•</w:t>
        </w:r>
        <w:r>
          <w:rPr>
            <w:rFonts w:eastAsiaTheme="minorHAnsi" w:hint="eastAsia"/>
            <w:sz w:val="20"/>
            <w:szCs w:val="22"/>
          </w:rPr>
          <w:t xml:space="preserve"> 치수 시각화</w:t>
        </w:r>
      </w:ins>
      <w:ins w:id="46" w:author="장윤 김" w:date="2025-12-28T16:38:00Z" w16du:dateUtc="2025-12-28T07:38:00Z">
        <w:r w:rsidR="001C2C41">
          <w:rPr>
            <w:rFonts w:eastAsiaTheme="minorHAnsi"/>
            <w:sz w:val="20"/>
            <w:szCs w:val="22"/>
          </w:rPr>
          <w:br/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 </w:t>
        </w:r>
        <w:r w:rsidR="001C2C41">
          <w:rPr>
            <w:rFonts w:ascii="Cambria Math" w:eastAsiaTheme="minorHAnsi" w:hAnsi="Cambria Math" w:cs="Cambria Math"/>
            <w:sz w:val="20"/>
            <w:szCs w:val="22"/>
          </w:rPr>
          <w:t>∘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숫자만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보던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치수를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이미지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기반으로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직관적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확인</w:t>
        </w:r>
      </w:ins>
      <w:ins w:id="47" w:author="장윤 김" w:date="2025-12-28T16:15:00Z" w16du:dateUtc="2025-12-28T07:15:00Z">
        <w:r>
          <w:rPr>
            <w:rFonts w:eastAsiaTheme="minorHAnsi"/>
            <w:sz w:val="20"/>
            <w:szCs w:val="22"/>
          </w:rPr>
          <w:br/>
        </w:r>
        <w:r w:rsidRPr="00522BB1">
          <w:rPr>
            <w:rFonts w:eastAsiaTheme="minorHAnsi"/>
            <w:sz w:val="20"/>
            <w:szCs w:val="22"/>
          </w:rPr>
          <w:t>•</w:t>
        </w:r>
        <w:r>
          <w:rPr>
            <w:rFonts w:eastAsiaTheme="minorHAnsi" w:hint="eastAsia"/>
            <w:sz w:val="20"/>
            <w:szCs w:val="22"/>
          </w:rPr>
          <w:t xml:space="preserve"> 원단 출고 자동화</w:t>
        </w:r>
      </w:ins>
      <w:ins w:id="48" w:author="장윤 김" w:date="2025-12-28T16:38:00Z" w16du:dateUtc="2025-12-28T07:38:00Z">
        <w:r w:rsidR="001C2C41">
          <w:rPr>
            <w:rFonts w:eastAsiaTheme="minorHAnsi"/>
            <w:sz w:val="20"/>
            <w:szCs w:val="22"/>
          </w:rPr>
          <w:br/>
        </w:r>
        <w:r w:rsidR="001C2C41">
          <w:rPr>
            <w:rFonts w:eastAsiaTheme="minorHAnsi" w:hint="eastAsia"/>
            <w:sz w:val="20"/>
            <w:szCs w:val="22"/>
          </w:rPr>
          <w:t xml:space="preserve">  </w:t>
        </w:r>
        <w:r w:rsidR="001C2C41">
          <w:rPr>
            <w:rFonts w:ascii="Cambria Math" w:eastAsiaTheme="minorHAnsi" w:hAnsi="Cambria Math" w:cs="Cambria Math"/>
            <w:sz w:val="20"/>
            <w:szCs w:val="22"/>
          </w:rPr>
          <w:t>∘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작업에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따른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원단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사용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이력을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데이터로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남</w:t>
        </w:r>
      </w:ins>
      <w:ins w:id="49" w:author="장윤 김" w:date="2025-12-28T16:39:00Z" w16du:dateUtc="2025-12-28T07:39:00Z"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길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수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있는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1C2C41">
          <w:rPr>
            <w:rFonts w:ascii="Cambria Math" w:eastAsiaTheme="minorHAnsi" w:hAnsi="Cambria Math" w:cs="Cambria Math" w:hint="eastAsia"/>
            <w:sz w:val="20"/>
            <w:szCs w:val="22"/>
          </w:rPr>
          <w:t>구조</w:t>
        </w:r>
      </w:ins>
      <w:ins w:id="50" w:author="장윤 김" w:date="2025-12-28T16:40:00Z" w16du:dateUtc="2025-12-28T07:40:00Z">
        <w:r w:rsidR="00CA634D">
          <w:rPr>
            <w:rFonts w:ascii="Cambria Math" w:eastAsiaTheme="minorHAnsi" w:hAnsi="Cambria Math" w:cs="Cambria Math"/>
            <w:sz w:val="20"/>
            <w:szCs w:val="22"/>
          </w:rPr>
          <w:br/>
        </w:r>
        <w:r w:rsidR="00CA634D">
          <w:rPr>
            <w:rFonts w:ascii="Cambria Math" w:eastAsiaTheme="minorHAnsi" w:hAnsi="Cambria Math" w:cs="Cambria Math"/>
            <w:sz w:val="20"/>
            <w:szCs w:val="22"/>
          </w:rPr>
          <w:br/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 xml:space="preserve">=&gt; 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기존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종이로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되어있던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데이터를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전부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CA634D">
          <w:rPr>
            <w:rFonts w:ascii="Cambria Math" w:eastAsiaTheme="minorHAnsi" w:hAnsi="Cambria Math" w:cs="Cambria Math"/>
            <w:sz w:val="20"/>
            <w:szCs w:val="22"/>
          </w:rPr>
          <w:t>‘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엑셀</w:t>
        </w:r>
        <w:r w:rsidR="00CA634D">
          <w:rPr>
            <w:rFonts w:ascii="Cambria Math" w:eastAsiaTheme="minorHAnsi" w:hAnsi="Cambria Math" w:cs="Cambria Math"/>
            <w:sz w:val="20"/>
            <w:szCs w:val="22"/>
          </w:rPr>
          <w:t>’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을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통해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</w:ins>
      <w:ins w:id="51" w:author="장윤 김" w:date="2025-12-28T16:41:00Z" w16du:dateUtc="2025-12-28T07:41:00Z"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파일화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/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데이터화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가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되어야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 xml:space="preserve"> 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함</w:t>
        </w:r>
        <w:r w:rsidR="00CA634D">
          <w:rPr>
            <w:rFonts w:ascii="Cambria Math" w:eastAsiaTheme="minorHAnsi" w:hAnsi="Cambria Math" w:cs="Cambria Math" w:hint="eastAsia"/>
            <w:sz w:val="20"/>
            <w:szCs w:val="22"/>
          </w:rPr>
          <w:t>.</w:t>
        </w:r>
      </w:ins>
      <w:ins w:id="52" w:author="장윤 김" w:date="2025-12-28T16:09:00Z" w16du:dateUtc="2025-12-28T07:09:00Z">
        <w:r w:rsidR="00A31722">
          <w:rPr>
            <w:sz w:val="24"/>
            <w:szCs w:val="28"/>
          </w:rPr>
          <w:br/>
        </w:r>
      </w:ins>
      <w:ins w:id="53" w:author="장윤 김" w:date="2025-12-28T19:18:00Z" w16du:dateUtc="2025-12-28T10:18:00Z">
        <w:r w:rsidR="008C42D2">
          <w:rPr>
            <w:sz w:val="24"/>
            <w:szCs w:val="28"/>
          </w:rPr>
          <w:br/>
        </w:r>
      </w:ins>
      <w:ins w:id="54" w:author="장윤 김" w:date="2025-12-28T19:19:00Z" w16du:dateUtc="2025-12-28T10:19:00Z">
        <w:r w:rsidR="008C42D2" w:rsidRPr="008C42D2">
          <w:rPr>
            <w:rFonts w:ascii="Segoe UI Symbol" w:hAnsi="Segoe UI Symbol" w:cs="Segoe UI Symbol" w:hint="eastAsia"/>
            <w:sz w:val="20"/>
            <w:szCs w:val="22"/>
            <w:rPrChange w:id="55" w:author="장윤 김" w:date="2025-12-28T19:19:00Z" w16du:dateUtc="2025-12-28T10:19:00Z">
              <w:rPr>
                <w:rFonts w:ascii="Segoe UI Symbol" w:hAnsi="Segoe UI Symbol" w:cs="Segoe UI Symbol" w:hint="eastAsia"/>
                <w:sz w:val="24"/>
                <w:szCs w:val="28"/>
              </w:rPr>
            </w:rPrChange>
          </w:rPr>
          <w:t>✓</w:t>
        </w:r>
        <w:r w:rsidR="008C42D2">
          <w:rPr>
            <w:rFonts w:ascii="Segoe UI Symbol" w:hAnsi="Segoe UI Symbol" w:cs="Segoe UI Symbol" w:hint="eastAsia"/>
            <w:sz w:val="20"/>
            <w:szCs w:val="22"/>
          </w:rPr>
          <w:t xml:space="preserve"> </w:t>
        </w:r>
        <w:r w:rsidR="008C42D2">
          <w:rPr>
            <w:rFonts w:ascii="Segoe UI Symbol" w:hAnsi="Segoe UI Symbol" w:cs="Segoe UI Symbol" w:hint="eastAsia"/>
            <w:sz w:val="20"/>
            <w:szCs w:val="22"/>
          </w:rPr>
          <w:t>현재</w:t>
        </w:r>
        <w:r w:rsidR="008C42D2">
          <w:rPr>
            <w:rFonts w:ascii="Segoe UI Symbol" w:hAnsi="Segoe UI Symbol" w:cs="Segoe UI Symbol" w:hint="eastAsia"/>
            <w:sz w:val="20"/>
            <w:szCs w:val="22"/>
          </w:rPr>
          <w:t xml:space="preserve"> </w:t>
        </w:r>
        <w:r w:rsidR="008C42D2">
          <w:rPr>
            <w:rFonts w:ascii="Segoe UI Symbol" w:hAnsi="Segoe UI Symbol" w:cs="Segoe UI Symbol" w:hint="eastAsia"/>
            <w:sz w:val="20"/>
            <w:szCs w:val="22"/>
          </w:rPr>
          <w:t>시스템이</w:t>
        </w:r>
        <w:r w:rsidR="008C42D2">
          <w:rPr>
            <w:rFonts w:ascii="Segoe UI Symbol" w:hAnsi="Segoe UI Symbol" w:cs="Segoe UI Symbol" w:hint="eastAsia"/>
            <w:sz w:val="20"/>
            <w:szCs w:val="22"/>
          </w:rPr>
          <w:t xml:space="preserve"> </w:t>
        </w:r>
        <w:r w:rsidR="008C42D2">
          <w:rPr>
            <w:rFonts w:ascii="Segoe UI Symbol" w:hAnsi="Segoe UI Symbol" w:cs="Segoe UI Symbol" w:hint="eastAsia"/>
            <w:sz w:val="20"/>
            <w:szCs w:val="22"/>
          </w:rPr>
          <w:t>해결하는</w:t>
        </w:r>
        <w:r w:rsidR="008C42D2">
          <w:rPr>
            <w:rFonts w:ascii="Segoe UI Symbol" w:hAnsi="Segoe UI Symbol" w:cs="Segoe UI Symbol" w:hint="eastAsia"/>
            <w:sz w:val="20"/>
            <w:szCs w:val="22"/>
          </w:rPr>
          <w:t xml:space="preserve"> </w:t>
        </w:r>
        <w:r w:rsidR="008C42D2">
          <w:rPr>
            <w:rFonts w:ascii="Segoe UI Symbol" w:hAnsi="Segoe UI Symbol" w:cs="Segoe UI Symbol" w:hint="eastAsia"/>
            <w:sz w:val="20"/>
            <w:szCs w:val="22"/>
          </w:rPr>
          <w:t>문제</w:t>
        </w:r>
        <w:r w:rsidR="008C42D2">
          <w:rPr>
            <w:rFonts w:ascii="Segoe UI Symbol" w:hAnsi="Segoe UI Symbol" w:cs="Segoe UI Symbol" w:hint="eastAsia"/>
            <w:sz w:val="20"/>
            <w:szCs w:val="22"/>
          </w:rPr>
          <w:t>:</w:t>
        </w:r>
        <w:r w:rsidR="008C42D2">
          <w:rPr>
            <w:rFonts w:ascii="Segoe UI Symbol" w:hAnsi="Segoe UI Symbol" w:cs="Segoe UI Symbol"/>
            <w:sz w:val="20"/>
            <w:szCs w:val="22"/>
          </w:rPr>
          <w:br/>
        </w:r>
        <w:r w:rsidR="008C42D2">
          <w:rPr>
            <w:rFonts w:ascii="Segoe UI Symbol" w:hAnsi="Segoe UI Symbol" w:cs="Segoe UI Symbol" w:hint="eastAsia"/>
            <w:sz w:val="20"/>
            <w:szCs w:val="22"/>
          </w:rPr>
          <w:t xml:space="preserve">  </w:t>
        </w:r>
        <w:r w:rsidR="008C42D2" w:rsidRPr="00522BB1">
          <w:rPr>
            <w:rFonts w:eastAsiaTheme="minorHAnsi"/>
            <w:sz w:val="20"/>
            <w:szCs w:val="22"/>
          </w:rPr>
          <w:t>•</w:t>
        </w:r>
        <w:r w:rsidR="008C42D2">
          <w:rPr>
            <w:rFonts w:eastAsiaTheme="minorHAnsi" w:hint="eastAsia"/>
            <w:sz w:val="20"/>
            <w:szCs w:val="22"/>
          </w:rPr>
          <w:t xml:space="preserve"> 고객 </w:t>
        </w:r>
      </w:ins>
      <w:ins w:id="56" w:author="장윤 김" w:date="2025-12-28T19:20:00Z" w16du:dateUtc="2025-12-28T10:20:00Z">
        <w:r w:rsidR="008C42D2">
          <w:rPr>
            <w:rFonts w:eastAsiaTheme="minorHAnsi" w:hint="eastAsia"/>
            <w:sz w:val="20"/>
            <w:szCs w:val="22"/>
          </w:rPr>
          <w:t>정보: 종이 / 기억 / 엑셀 등 분산된 데이터를 통합</w:t>
        </w:r>
        <w:r w:rsidR="008C42D2">
          <w:rPr>
            <w:rFonts w:eastAsiaTheme="minorHAnsi"/>
            <w:sz w:val="20"/>
            <w:szCs w:val="22"/>
          </w:rPr>
          <w:br/>
        </w:r>
        <w:r w:rsidR="008C42D2">
          <w:rPr>
            <w:rFonts w:eastAsiaTheme="minorHAnsi" w:hint="eastAsia"/>
            <w:sz w:val="20"/>
            <w:szCs w:val="22"/>
          </w:rPr>
          <w:t xml:space="preserve">  </w:t>
        </w:r>
        <w:r w:rsidR="008C42D2" w:rsidRPr="00522BB1">
          <w:rPr>
            <w:rFonts w:eastAsiaTheme="minorHAnsi"/>
            <w:sz w:val="20"/>
            <w:szCs w:val="22"/>
          </w:rPr>
          <w:t>•</w:t>
        </w:r>
        <w:r w:rsidR="008C42D2">
          <w:rPr>
            <w:rFonts w:eastAsiaTheme="minorHAnsi" w:hint="eastAsia"/>
            <w:sz w:val="20"/>
            <w:szCs w:val="22"/>
          </w:rPr>
          <w:t xml:space="preserve"> </w:t>
        </w:r>
        <w:proofErr w:type="spellStart"/>
        <w:r w:rsidR="008C42D2">
          <w:rPr>
            <w:rFonts w:eastAsiaTheme="minorHAnsi" w:hint="eastAsia"/>
            <w:sz w:val="20"/>
            <w:szCs w:val="22"/>
          </w:rPr>
          <w:t>주문·치수·작업</w:t>
        </w:r>
        <w:proofErr w:type="spellEnd"/>
        <w:r w:rsidR="008C42D2">
          <w:rPr>
            <w:rFonts w:eastAsiaTheme="minorHAnsi" w:hint="eastAsia"/>
            <w:sz w:val="20"/>
            <w:szCs w:val="22"/>
          </w:rPr>
          <w:t xml:space="preserve"> 이력 연결</w:t>
        </w:r>
        <w:r w:rsidR="008C42D2">
          <w:rPr>
            <w:rFonts w:eastAsiaTheme="minorHAnsi"/>
            <w:sz w:val="20"/>
            <w:szCs w:val="22"/>
          </w:rPr>
          <w:br/>
        </w:r>
        <w:r w:rsidR="008C42D2">
          <w:rPr>
            <w:rFonts w:eastAsiaTheme="minorHAnsi" w:hint="eastAsia"/>
            <w:sz w:val="20"/>
            <w:szCs w:val="22"/>
          </w:rPr>
          <w:t xml:space="preserve">  </w:t>
        </w:r>
        <w:r w:rsidR="008C42D2" w:rsidRPr="00522BB1">
          <w:rPr>
            <w:rFonts w:eastAsiaTheme="minorHAnsi"/>
            <w:sz w:val="20"/>
            <w:szCs w:val="22"/>
          </w:rPr>
          <w:t>•</w:t>
        </w:r>
        <w:r w:rsidR="008C42D2">
          <w:rPr>
            <w:rFonts w:eastAsiaTheme="minorHAnsi" w:hint="eastAsia"/>
            <w:sz w:val="20"/>
            <w:szCs w:val="22"/>
          </w:rPr>
          <w:t xml:space="preserve"> 패</w:t>
        </w:r>
      </w:ins>
      <w:ins w:id="57" w:author="장윤 김" w:date="2025-12-28T19:21:00Z" w16du:dateUtc="2025-12-28T10:21:00Z">
        <w:r w:rsidR="008C42D2">
          <w:rPr>
            <w:rFonts w:eastAsiaTheme="minorHAnsi" w:hint="eastAsia"/>
            <w:sz w:val="20"/>
            <w:szCs w:val="22"/>
          </w:rPr>
          <w:t>키지별 작업량, 관리 부담, 실질 수익의 정확한 비교</w:t>
        </w:r>
        <w:r w:rsidR="008C42D2">
          <w:rPr>
            <w:rFonts w:eastAsiaTheme="minorHAnsi"/>
            <w:sz w:val="20"/>
            <w:szCs w:val="22"/>
          </w:rPr>
          <w:br/>
        </w:r>
        <w:r w:rsidR="008C42D2">
          <w:rPr>
            <w:rFonts w:eastAsiaTheme="minorHAnsi" w:hint="eastAsia"/>
            <w:sz w:val="20"/>
            <w:szCs w:val="22"/>
          </w:rPr>
          <w:t xml:space="preserve">  =&gt; 고객 -&gt; 주문 -&gt; 작업 -&gt; 치수 데이터를 한 화면에 연결</w:t>
        </w:r>
        <w:r w:rsidR="008C42D2">
          <w:rPr>
            <w:rFonts w:eastAsiaTheme="minorHAnsi"/>
            <w:sz w:val="20"/>
            <w:szCs w:val="22"/>
          </w:rPr>
          <w:br/>
        </w:r>
        <w:r w:rsidR="008C42D2">
          <w:rPr>
            <w:rFonts w:eastAsiaTheme="minorHAnsi" w:hint="eastAsia"/>
            <w:sz w:val="20"/>
            <w:szCs w:val="22"/>
          </w:rPr>
          <w:t xml:space="preserve">  =&gt; 고객별 어떤 패키지를 선택, 어떤 작업이 몇 번 수행됐는지, </w:t>
        </w:r>
      </w:ins>
      <w:ins w:id="58" w:author="장윤 김" w:date="2025-12-28T19:22:00Z" w16du:dateUtc="2025-12-28T10:22:00Z">
        <w:r w:rsidR="008C42D2">
          <w:rPr>
            <w:rFonts w:eastAsiaTheme="minorHAnsi" w:hint="eastAsia"/>
            <w:sz w:val="20"/>
            <w:szCs w:val="22"/>
          </w:rPr>
          <w:t xml:space="preserve">치수 변화 등 이력을 자동 </w:t>
        </w:r>
        <w:r w:rsidR="008C42D2">
          <w:rPr>
            <w:rFonts w:eastAsiaTheme="minorHAnsi"/>
            <w:sz w:val="20"/>
            <w:szCs w:val="22"/>
          </w:rPr>
          <w:br/>
        </w:r>
        <w:r w:rsidR="008C42D2">
          <w:rPr>
            <w:rFonts w:eastAsiaTheme="minorHAnsi" w:hint="eastAsia"/>
            <w:sz w:val="20"/>
            <w:szCs w:val="22"/>
          </w:rPr>
          <w:t xml:space="preserve">     누적관리</w:t>
        </w:r>
        <w:r w:rsidR="008C42D2">
          <w:rPr>
            <w:rFonts w:eastAsiaTheme="minorHAnsi"/>
            <w:sz w:val="20"/>
            <w:szCs w:val="22"/>
          </w:rPr>
          <w:br/>
        </w:r>
      </w:ins>
      <w:ins w:id="59" w:author="장윤 김" w:date="2025-12-28T16:09:00Z" w16du:dateUtc="2025-12-28T07:09:00Z">
        <w:r w:rsidR="00A31722">
          <w:rPr>
            <w:sz w:val="24"/>
            <w:szCs w:val="28"/>
          </w:rPr>
          <w:br/>
        </w:r>
      </w:ins>
    </w:p>
    <w:p w14:paraId="5436B681" w14:textId="62FAB0C2" w:rsidR="00A31722" w:rsidRPr="00A31722" w:rsidRDefault="00CA634D" w:rsidP="00A31722">
      <w:pPr>
        <w:pStyle w:val="a6"/>
        <w:numPr>
          <w:ilvl w:val="0"/>
          <w:numId w:val="2"/>
        </w:numPr>
        <w:jc w:val="both"/>
        <w:rPr>
          <w:rFonts w:hint="eastAsia"/>
          <w:sz w:val="24"/>
          <w:szCs w:val="28"/>
          <w:rPrChange w:id="60" w:author="장윤 김" w:date="2025-12-28T16:08:00Z" w16du:dateUtc="2025-12-28T07:08:00Z">
            <w:rPr>
              <w:rFonts w:hint="eastAsia"/>
            </w:rPr>
          </w:rPrChange>
        </w:rPr>
        <w:pPrChange w:id="61" w:author="장윤 김" w:date="2025-12-28T16:08:00Z" w16du:dateUtc="2025-12-28T07:08:00Z">
          <w:pPr/>
        </w:pPrChange>
      </w:pPr>
      <w:ins w:id="62" w:author="장윤 김" w:date="2025-12-28T16:42:00Z" w16du:dateUtc="2025-12-28T07:42:00Z">
        <w:r>
          <w:rPr>
            <w:rFonts w:hint="eastAsia"/>
            <w:sz w:val="24"/>
            <w:szCs w:val="28"/>
          </w:rPr>
          <w:t>질문</w:t>
        </w:r>
      </w:ins>
      <w:ins w:id="63" w:author="장윤 김" w:date="2025-12-28T16:48:00Z" w16du:dateUtc="2025-12-28T07:48:00Z">
        <w:r w:rsidR="009C5547">
          <w:rPr>
            <w:sz w:val="24"/>
            <w:szCs w:val="28"/>
          </w:rPr>
          <w:br/>
        </w:r>
        <w:r w:rsidR="009C5547" w:rsidRPr="009C5547">
          <w:rPr>
            <w:rFonts w:hint="eastAsia"/>
            <w:sz w:val="20"/>
            <w:szCs w:val="22"/>
            <w:rPrChange w:id="64" w:author="장윤 김" w:date="2025-12-28T16:48:00Z" w16du:dateUtc="2025-12-28T07:48:00Z">
              <w:rPr>
                <w:rFonts w:hint="eastAsia"/>
                <w:sz w:val="24"/>
                <w:szCs w:val="28"/>
              </w:rPr>
            </w:rPrChange>
          </w:rPr>
          <w:t xml:space="preserve">Q. </w:t>
        </w:r>
      </w:ins>
      <w:proofErr w:type="spellStart"/>
      <w:ins w:id="65" w:author="장윤 김" w:date="2025-12-28T16:49:00Z" w16du:dateUtc="2025-12-28T07:49:00Z">
        <w:r w:rsidR="009C5547">
          <w:rPr>
            <w:rFonts w:hint="eastAsia"/>
            <w:sz w:val="20"/>
            <w:szCs w:val="22"/>
          </w:rPr>
          <w:t>앞으로를</w:t>
        </w:r>
        <w:proofErr w:type="spellEnd"/>
        <w:r w:rsidR="009C5547">
          <w:rPr>
            <w:rFonts w:hint="eastAsia"/>
            <w:sz w:val="20"/>
            <w:szCs w:val="22"/>
          </w:rPr>
          <w:t xml:space="preserve"> 위해 </w:t>
        </w:r>
      </w:ins>
      <w:ins w:id="66" w:author="장윤 김" w:date="2025-12-28T16:48:00Z" w16du:dateUtc="2025-12-28T07:48:00Z">
        <w:r w:rsidR="009C5547">
          <w:rPr>
            <w:rFonts w:hint="eastAsia"/>
            <w:sz w:val="20"/>
            <w:szCs w:val="22"/>
          </w:rPr>
          <w:t>돈</w:t>
        </w:r>
      </w:ins>
      <w:ins w:id="67" w:author="장윤 김" w:date="2025-12-28T16:49:00Z" w16du:dateUtc="2025-12-28T07:49:00Z">
        <w:r w:rsidR="009C5547">
          <w:rPr>
            <w:rFonts w:hint="eastAsia"/>
            <w:sz w:val="20"/>
            <w:szCs w:val="22"/>
          </w:rPr>
          <w:t>이</w:t>
        </w:r>
      </w:ins>
      <w:ins w:id="68" w:author="장윤 김" w:date="2025-12-28T16:48:00Z" w16du:dateUtc="2025-12-28T07:48:00Z">
        <w:r w:rsidR="009C5547">
          <w:rPr>
            <w:rFonts w:hint="eastAsia"/>
            <w:sz w:val="20"/>
            <w:szCs w:val="22"/>
          </w:rPr>
          <w:t xml:space="preserve"> 남는 구조를 만드는</w:t>
        </w:r>
      </w:ins>
      <w:ins w:id="69" w:author="장윤 김" w:date="2025-12-28T16:49:00Z" w16du:dateUtc="2025-12-28T07:49:00Z">
        <w:r w:rsidR="009C5547">
          <w:rPr>
            <w:rFonts w:hint="eastAsia"/>
            <w:sz w:val="20"/>
            <w:szCs w:val="22"/>
          </w:rPr>
          <w:t xml:space="preserve"> 유용한</w:t>
        </w:r>
      </w:ins>
      <w:ins w:id="70" w:author="장윤 김" w:date="2025-12-28T16:48:00Z" w16du:dateUtc="2025-12-28T07:48:00Z">
        <w:r w:rsidR="009C5547">
          <w:rPr>
            <w:rFonts w:hint="eastAsia"/>
            <w:sz w:val="20"/>
            <w:szCs w:val="22"/>
          </w:rPr>
          <w:t xml:space="preserve"> 도구로 </w:t>
        </w:r>
        <w:proofErr w:type="spellStart"/>
        <w:r w:rsidR="009C5547">
          <w:rPr>
            <w:rFonts w:hint="eastAsia"/>
            <w:sz w:val="20"/>
            <w:szCs w:val="22"/>
          </w:rPr>
          <w:t>사용할건지</w:t>
        </w:r>
        <w:proofErr w:type="spellEnd"/>
        <w:r w:rsidR="009C5547">
          <w:rPr>
            <w:rFonts w:hint="eastAsia"/>
            <w:sz w:val="20"/>
            <w:szCs w:val="22"/>
          </w:rPr>
          <w:t xml:space="preserve">, </w:t>
        </w:r>
      </w:ins>
      <w:ins w:id="71" w:author="장윤 김" w:date="2025-12-28T16:49:00Z" w16du:dateUtc="2025-12-28T07:49:00Z">
        <w:r w:rsidR="009C5547">
          <w:rPr>
            <w:rFonts w:hint="eastAsia"/>
            <w:sz w:val="20"/>
            <w:szCs w:val="22"/>
          </w:rPr>
          <w:t xml:space="preserve">단순 관리용으로 사용할 </w:t>
        </w:r>
        <w:proofErr w:type="spellStart"/>
        <w:r w:rsidR="009C5547">
          <w:rPr>
            <w:rFonts w:hint="eastAsia"/>
            <w:sz w:val="20"/>
            <w:szCs w:val="22"/>
          </w:rPr>
          <w:t>건지에</w:t>
        </w:r>
        <w:proofErr w:type="spellEnd"/>
        <w:r w:rsidR="009C5547">
          <w:rPr>
            <w:rFonts w:hint="eastAsia"/>
            <w:sz w:val="20"/>
            <w:szCs w:val="22"/>
          </w:rPr>
          <w:t xml:space="preserve"> 대한 방향</w:t>
        </w:r>
      </w:ins>
      <w:ins w:id="72" w:author="장윤 김" w:date="2025-12-28T19:37:00Z" w16du:dateUtc="2025-12-28T10:37:00Z">
        <w:r w:rsidR="00A71E86">
          <w:rPr>
            <w:sz w:val="20"/>
            <w:szCs w:val="22"/>
          </w:rPr>
          <w:br/>
        </w:r>
        <w:r w:rsidR="00A71E86">
          <w:rPr>
            <w:sz w:val="20"/>
            <w:szCs w:val="22"/>
          </w:rPr>
          <w:tab/>
        </w:r>
        <w:r w:rsidR="00A71E86">
          <w:rPr>
            <w:rFonts w:hint="eastAsia"/>
            <w:sz w:val="20"/>
            <w:szCs w:val="22"/>
          </w:rPr>
          <w:t xml:space="preserve">a) </w:t>
        </w:r>
      </w:ins>
      <w:ins w:id="73" w:author="장윤 김" w:date="2025-12-28T19:38:00Z" w16du:dateUtc="2025-12-28T10:38:00Z">
        <w:r w:rsidR="00A71E86">
          <w:rPr>
            <w:rFonts w:hint="eastAsia"/>
            <w:sz w:val="20"/>
            <w:szCs w:val="22"/>
          </w:rPr>
          <w:t>고객 관리 중심,</w:t>
        </w:r>
        <w:r w:rsidR="00A71E86">
          <w:rPr>
            <w:sz w:val="20"/>
            <w:szCs w:val="22"/>
          </w:rPr>
          <w:br/>
        </w:r>
        <w:r w:rsidR="00A71E86">
          <w:rPr>
            <w:sz w:val="20"/>
            <w:szCs w:val="22"/>
          </w:rPr>
          <w:tab/>
        </w:r>
        <w:r w:rsidR="00A71E86">
          <w:rPr>
            <w:rFonts w:hint="eastAsia"/>
            <w:sz w:val="20"/>
            <w:szCs w:val="22"/>
          </w:rPr>
          <w:t>b) 매장 운영 정리용,</w:t>
        </w:r>
        <w:r w:rsidR="00A71E86">
          <w:rPr>
            <w:sz w:val="20"/>
            <w:szCs w:val="22"/>
          </w:rPr>
          <w:br/>
        </w:r>
        <w:r w:rsidR="00A71E86">
          <w:rPr>
            <w:sz w:val="20"/>
            <w:szCs w:val="22"/>
          </w:rPr>
          <w:tab/>
        </w:r>
        <w:r w:rsidR="00A71E86">
          <w:rPr>
            <w:rFonts w:hint="eastAsia"/>
            <w:sz w:val="20"/>
            <w:szCs w:val="22"/>
          </w:rPr>
          <w:t>c) 수익 관리용,</w:t>
        </w:r>
        <w:r w:rsidR="00A71E86">
          <w:rPr>
            <w:sz w:val="20"/>
            <w:szCs w:val="22"/>
          </w:rPr>
          <w:br/>
        </w:r>
        <w:r w:rsidR="00A71E86">
          <w:rPr>
            <w:sz w:val="20"/>
            <w:szCs w:val="22"/>
          </w:rPr>
          <w:tab/>
        </w:r>
        <w:r w:rsidR="00A71E86">
          <w:rPr>
            <w:rFonts w:hint="eastAsia"/>
            <w:sz w:val="20"/>
            <w:szCs w:val="22"/>
          </w:rPr>
          <w:t>d) 위 전부</w:t>
        </w:r>
        <w:r w:rsidR="00A71E86">
          <w:rPr>
            <w:sz w:val="20"/>
            <w:szCs w:val="22"/>
          </w:rPr>
          <w:br/>
        </w:r>
        <w:r w:rsidR="00A71E86">
          <w:rPr>
            <w:sz w:val="20"/>
            <w:szCs w:val="22"/>
          </w:rPr>
          <w:tab/>
        </w:r>
      </w:ins>
      <w:ins w:id="74" w:author="장윤 김" w:date="2025-12-28T16:49:00Z" w16du:dateUtc="2025-12-28T07:49:00Z">
        <w:r w:rsidR="009C5547">
          <w:rPr>
            <w:sz w:val="20"/>
            <w:szCs w:val="22"/>
          </w:rPr>
          <w:br/>
        </w:r>
      </w:ins>
      <w:ins w:id="75" w:author="장윤 김" w:date="2025-12-28T16:42:00Z" w16du:dateUtc="2025-12-28T07:42:00Z">
        <w:r>
          <w:rPr>
            <w:sz w:val="24"/>
            <w:szCs w:val="28"/>
          </w:rPr>
          <w:br/>
        </w:r>
        <w:r>
          <w:rPr>
            <w:rFonts w:hint="eastAsia"/>
            <w:sz w:val="20"/>
            <w:szCs w:val="22"/>
          </w:rPr>
          <w:lastRenderedPageBreak/>
          <w:t>Q</w:t>
        </w:r>
      </w:ins>
      <w:ins w:id="76" w:author="장윤 김" w:date="2025-12-28T16:44:00Z" w16du:dateUtc="2025-12-28T07:44:00Z">
        <w:r>
          <w:rPr>
            <w:rFonts w:hint="eastAsia"/>
            <w:sz w:val="20"/>
            <w:szCs w:val="22"/>
          </w:rPr>
          <w:t>1</w:t>
        </w:r>
      </w:ins>
      <w:ins w:id="77" w:author="장윤 김" w:date="2025-12-28T16:42:00Z" w16du:dateUtc="2025-12-28T07:42:00Z">
        <w:r>
          <w:rPr>
            <w:rFonts w:hint="eastAsia"/>
            <w:sz w:val="20"/>
            <w:szCs w:val="22"/>
          </w:rPr>
          <w:t xml:space="preserve">. </w:t>
        </w:r>
      </w:ins>
      <w:ins w:id="78" w:author="장윤 김" w:date="2025-12-28T19:24:00Z" w16du:dateUtc="2025-12-28T10:24:00Z">
        <w:r w:rsidR="008C42D2">
          <w:rPr>
            <w:rFonts w:hint="eastAsia"/>
            <w:sz w:val="20"/>
            <w:szCs w:val="22"/>
          </w:rPr>
          <w:t xml:space="preserve">현재 대표님이 직접 정확히 분석하여 </w:t>
        </w:r>
      </w:ins>
      <w:ins w:id="79" w:author="장윤 김" w:date="2025-12-28T19:26:00Z" w16du:dateUtc="2025-12-28T10:26:00Z">
        <w:r w:rsidR="008C42D2">
          <w:rPr>
            <w:rFonts w:hint="eastAsia"/>
            <w:sz w:val="20"/>
            <w:szCs w:val="22"/>
          </w:rPr>
          <w:t>가지고 있는 주력 상품 등 순이익이 가장 큰 상품?</w:t>
        </w:r>
      </w:ins>
      <w:ins w:id="80" w:author="장윤 김" w:date="2025-12-28T19:27:00Z" w16du:dateUtc="2025-12-28T10:27:00Z">
        <w:r w:rsidR="008C42D2">
          <w:rPr>
            <w:rFonts w:hint="eastAsia"/>
            <w:sz w:val="20"/>
            <w:szCs w:val="22"/>
          </w:rPr>
          <w:t xml:space="preserve"> </w:t>
        </w:r>
        <w:r w:rsidR="008C42D2">
          <w:rPr>
            <w:sz w:val="20"/>
            <w:szCs w:val="22"/>
          </w:rPr>
          <w:t>가장</w:t>
        </w:r>
        <w:r w:rsidR="008C42D2">
          <w:rPr>
            <w:rFonts w:hint="eastAsia"/>
            <w:sz w:val="20"/>
            <w:szCs w:val="22"/>
          </w:rPr>
          <w:t xml:space="preserve"> </w:t>
        </w:r>
        <w:r w:rsidR="008C42D2">
          <w:rPr>
            <w:sz w:val="20"/>
            <w:szCs w:val="22"/>
          </w:rPr>
          <w:t>많이</w:t>
        </w:r>
        <w:r w:rsidR="008C42D2">
          <w:rPr>
            <w:rFonts w:hint="eastAsia"/>
            <w:sz w:val="20"/>
            <w:szCs w:val="22"/>
          </w:rPr>
          <w:t xml:space="preserve"> </w:t>
        </w:r>
        <w:r w:rsidR="008C42D2">
          <w:rPr>
            <w:sz w:val="20"/>
            <w:szCs w:val="22"/>
          </w:rPr>
          <w:t>팔리는</w:t>
        </w:r>
        <w:r w:rsidR="008C42D2">
          <w:rPr>
            <w:rFonts w:hint="eastAsia"/>
            <w:sz w:val="20"/>
            <w:szCs w:val="22"/>
          </w:rPr>
          <w:t xml:space="preserve"> 패키지, </w:t>
        </w:r>
      </w:ins>
      <w:ins w:id="81" w:author="장윤 김" w:date="2025-12-28T19:28:00Z" w16du:dateUtc="2025-12-28T10:28:00Z">
        <w:r w:rsidR="008C42D2">
          <w:rPr>
            <w:rFonts w:hint="eastAsia"/>
            <w:sz w:val="20"/>
            <w:szCs w:val="22"/>
          </w:rPr>
          <w:t>투자대비 순이익이 가장 큰 상품 등</w:t>
        </w:r>
      </w:ins>
      <w:ins w:id="82" w:author="장윤 김" w:date="2025-12-28T19:30:00Z" w16du:dateUtc="2025-12-28T10:30:00Z">
        <w:r w:rsidR="00A71E86">
          <w:rPr>
            <w:rFonts w:hint="eastAsia"/>
            <w:sz w:val="20"/>
            <w:szCs w:val="22"/>
          </w:rPr>
          <w:t>.</w:t>
        </w:r>
      </w:ins>
      <w:ins w:id="83" w:author="장윤 김" w:date="2025-12-28T19:27:00Z" w16du:dateUtc="2025-12-28T10:27:00Z">
        <w:r w:rsidR="008C42D2">
          <w:rPr>
            <w:sz w:val="20"/>
            <w:szCs w:val="22"/>
          </w:rPr>
          <w:br/>
        </w:r>
        <w:r w:rsidR="008C42D2">
          <w:rPr>
            <w:sz w:val="20"/>
            <w:szCs w:val="22"/>
          </w:rPr>
          <w:br/>
        </w:r>
        <w:r w:rsidR="008C42D2">
          <w:rPr>
            <w:rFonts w:hint="eastAsia"/>
            <w:sz w:val="20"/>
            <w:szCs w:val="22"/>
          </w:rPr>
          <w:t xml:space="preserve">Q2. </w:t>
        </w:r>
      </w:ins>
      <w:ins w:id="84" w:author="장윤 김" w:date="2025-12-28T19:46:00Z" w16du:dateUtc="2025-12-28T10:46:00Z">
        <w:r w:rsidR="00CB5D85">
          <w:rPr>
            <w:rFonts w:hint="eastAsia"/>
            <w:sz w:val="20"/>
            <w:szCs w:val="22"/>
          </w:rPr>
          <w:t xml:space="preserve">프로그램에서 주문 패키지를 </w:t>
        </w:r>
        <w:r w:rsidR="00CB5D85">
          <w:rPr>
            <w:sz w:val="20"/>
            <w:szCs w:val="22"/>
          </w:rPr>
          <w:t>‘</w:t>
        </w:r>
        <w:r w:rsidR="00CB5D85">
          <w:rPr>
            <w:rFonts w:hint="eastAsia"/>
            <w:sz w:val="20"/>
            <w:szCs w:val="22"/>
          </w:rPr>
          <w:t>이름만으로 기록할지</w:t>
        </w:r>
        <w:r w:rsidR="00CB5D85">
          <w:rPr>
            <w:sz w:val="20"/>
            <w:szCs w:val="22"/>
          </w:rPr>
          <w:t>’</w:t>
        </w:r>
        <w:r w:rsidR="00CB5D85">
          <w:rPr>
            <w:rFonts w:hint="eastAsia"/>
            <w:sz w:val="20"/>
            <w:szCs w:val="22"/>
          </w:rPr>
          <w:t xml:space="preserve">, </w:t>
        </w:r>
        <w:r w:rsidR="00CB5D85">
          <w:rPr>
            <w:sz w:val="20"/>
            <w:szCs w:val="22"/>
          </w:rPr>
          <w:t>‘</w:t>
        </w:r>
        <w:r w:rsidR="00CB5D85">
          <w:rPr>
            <w:rFonts w:hint="eastAsia"/>
            <w:sz w:val="20"/>
            <w:szCs w:val="22"/>
          </w:rPr>
          <w:t xml:space="preserve">구성 요소별(제작, </w:t>
        </w:r>
        <w:proofErr w:type="spellStart"/>
        <w:r w:rsidR="00CB5D85">
          <w:rPr>
            <w:rFonts w:hint="eastAsia"/>
            <w:sz w:val="20"/>
            <w:szCs w:val="22"/>
          </w:rPr>
          <w:t>리폼</w:t>
        </w:r>
        <w:proofErr w:type="spellEnd"/>
        <w:r w:rsidR="00CB5D85">
          <w:rPr>
            <w:rFonts w:hint="eastAsia"/>
            <w:sz w:val="20"/>
            <w:szCs w:val="22"/>
          </w:rPr>
          <w:t>, 대여, 위주)로 나눌지</w:t>
        </w:r>
        <w:r w:rsidR="00CB5D85">
          <w:rPr>
            <w:sz w:val="20"/>
            <w:szCs w:val="22"/>
          </w:rPr>
          <w:t>’</w:t>
        </w:r>
      </w:ins>
      <w:ins w:id="85" w:author="장윤 김" w:date="2025-12-28T19:47:00Z" w16du:dateUtc="2025-12-28T10:47:00Z">
        <w:r w:rsidR="00CB5D85">
          <w:rPr>
            <w:rFonts w:hint="eastAsia"/>
            <w:sz w:val="20"/>
            <w:szCs w:val="22"/>
          </w:rPr>
          <w:t xml:space="preserve"> = 패키지를 단순히 </w:t>
        </w:r>
        <w:r w:rsidR="00CB5D85">
          <w:rPr>
            <w:sz w:val="20"/>
            <w:szCs w:val="22"/>
          </w:rPr>
          <w:t>‘</w:t>
        </w:r>
        <w:r w:rsidR="00CB5D85">
          <w:rPr>
            <w:rFonts w:hint="eastAsia"/>
            <w:sz w:val="20"/>
            <w:szCs w:val="22"/>
          </w:rPr>
          <w:t>상품명</w:t>
        </w:r>
        <w:r w:rsidR="00CB5D85">
          <w:rPr>
            <w:sz w:val="20"/>
            <w:szCs w:val="22"/>
          </w:rPr>
          <w:t>’</w:t>
        </w:r>
        <w:proofErr w:type="spellStart"/>
        <w:r w:rsidR="00CB5D85">
          <w:rPr>
            <w:rFonts w:hint="eastAsia"/>
            <w:sz w:val="20"/>
            <w:szCs w:val="22"/>
          </w:rPr>
          <w:t>으로</w:t>
        </w:r>
        <w:proofErr w:type="spellEnd"/>
        <w:r w:rsidR="00CB5D85">
          <w:rPr>
            <w:rFonts w:hint="eastAsia"/>
            <w:sz w:val="20"/>
            <w:szCs w:val="22"/>
          </w:rPr>
          <w:t xml:space="preserve"> 관리할지, </w:t>
        </w:r>
        <w:r w:rsidR="00CB5D85">
          <w:rPr>
            <w:sz w:val="20"/>
            <w:szCs w:val="22"/>
          </w:rPr>
          <w:t>‘</w:t>
        </w:r>
        <w:r w:rsidR="00CB5D85">
          <w:rPr>
            <w:rFonts w:hint="eastAsia"/>
            <w:sz w:val="20"/>
            <w:szCs w:val="22"/>
          </w:rPr>
          <w:t>작업 묶음</w:t>
        </w:r>
        <w:r w:rsidR="00CB5D85">
          <w:rPr>
            <w:sz w:val="20"/>
            <w:szCs w:val="22"/>
          </w:rPr>
          <w:t>’</w:t>
        </w:r>
        <w:proofErr w:type="spellStart"/>
        <w:r w:rsidR="00CB5D85">
          <w:rPr>
            <w:rFonts w:hint="eastAsia"/>
            <w:sz w:val="20"/>
            <w:szCs w:val="22"/>
          </w:rPr>
          <w:t>으로</w:t>
        </w:r>
        <w:proofErr w:type="spellEnd"/>
        <w:r w:rsidR="00CB5D85">
          <w:rPr>
            <w:rFonts w:hint="eastAsia"/>
            <w:sz w:val="20"/>
            <w:szCs w:val="22"/>
          </w:rPr>
          <w:t xml:space="preserve"> 볼지?</w:t>
        </w:r>
      </w:ins>
      <w:ins w:id="86" w:author="장윤 김" w:date="2025-12-28T19:46:00Z" w16du:dateUtc="2025-12-28T10:46:00Z">
        <w:r w:rsidR="00CB5D85">
          <w:rPr>
            <w:sz w:val="20"/>
            <w:szCs w:val="22"/>
          </w:rPr>
          <w:br/>
        </w:r>
        <w:r w:rsidR="00CB5D85">
          <w:rPr>
            <w:sz w:val="20"/>
            <w:szCs w:val="22"/>
          </w:rPr>
          <w:br/>
        </w:r>
        <w:r w:rsidR="00CB5D85">
          <w:rPr>
            <w:rFonts w:hint="eastAsia"/>
            <w:sz w:val="20"/>
            <w:szCs w:val="22"/>
          </w:rPr>
          <w:t xml:space="preserve">Q3. </w:t>
        </w:r>
      </w:ins>
      <w:proofErr w:type="spellStart"/>
      <w:ins w:id="87" w:author="장윤 김" w:date="2025-12-28T19:47:00Z" w16du:dateUtc="2025-12-28T10:47:00Z">
        <w:r w:rsidR="00CB5D85">
          <w:rPr>
            <w:rFonts w:hint="eastAsia"/>
            <w:sz w:val="20"/>
            <w:szCs w:val="22"/>
          </w:rPr>
          <w:t>수익</w:t>
        </w:r>
        <w:r w:rsidR="00CB5D85">
          <w:rPr>
            <w:rFonts w:eastAsiaTheme="minorHAnsi" w:hint="eastAsia"/>
            <w:sz w:val="20"/>
            <w:szCs w:val="22"/>
          </w:rPr>
          <w:t>·</w:t>
        </w:r>
      </w:ins>
      <w:ins w:id="88" w:author="장윤 김" w:date="2025-12-28T19:48:00Z" w16du:dateUtc="2025-12-28T10:48:00Z">
        <w:r w:rsidR="00CB5D85">
          <w:rPr>
            <w:rFonts w:eastAsiaTheme="minorHAnsi" w:hint="eastAsia"/>
            <w:sz w:val="20"/>
            <w:szCs w:val="22"/>
          </w:rPr>
          <w:t>순이익</w:t>
        </w:r>
        <w:proofErr w:type="spellEnd"/>
        <w:r w:rsidR="00CB5D85">
          <w:rPr>
            <w:rFonts w:eastAsiaTheme="minorHAnsi" w:hint="eastAsia"/>
            <w:sz w:val="20"/>
            <w:szCs w:val="22"/>
          </w:rPr>
          <w:t xml:space="preserve"> 관리를 어디까지 할 것인가?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 w:hint="eastAsia"/>
            <w:sz w:val="20"/>
            <w:szCs w:val="22"/>
          </w:rPr>
          <w:t>가능한 발전 방향: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 w:hint="eastAsia"/>
            <w:sz w:val="20"/>
            <w:szCs w:val="22"/>
          </w:rPr>
          <w:t>1) 주문별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 w:hint="eastAsia"/>
            <w:sz w:val="20"/>
            <w:szCs w:val="22"/>
          </w:rPr>
          <w:t xml:space="preserve">   </w:t>
        </w:r>
        <w:r w:rsidR="00CB5D85" w:rsidRPr="00522BB1">
          <w:rPr>
            <w:rFonts w:eastAsiaTheme="minorHAnsi"/>
            <w:sz w:val="20"/>
            <w:szCs w:val="22"/>
          </w:rPr>
          <w:t>•</w:t>
        </w:r>
        <w:r w:rsidR="00CB5D85">
          <w:rPr>
            <w:rFonts w:eastAsiaTheme="minorHAnsi" w:hint="eastAsia"/>
            <w:sz w:val="20"/>
            <w:szCs w:val="22"/>
          </w:rPr>
          <w:t xml:space="preserve"> 총 금액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 w:hint="eastAsia"/>
            <w:sz w:val="20"/>
            <w:szCs w:val="22"/>
          </w:rPr>
          <w:t xml:space="preserve">   </w:t>
        </w:r>
        <w:r w:rsidR="00CB5D85" w:rsidRPr="00522BB1">
          <w:rPr>
            <w:rFonts w:eastAsiaTheme="minorHAnsi"/>
            <w:sz w:val="20"/>
            <w:szCs w:val="22"/>
          </w:rPr>
          <w:t>•</w:t>
        </w:r>
        <w:r w:rsidR="00CB5D85">
          <w:rPr>
            <w:rFonts w:eastAsiaTheme="minorHAnsi" w:hint="eastAsia"/>
            <w:sz w:val="20"/>
            <w:szCs w:val="22"/>
          </w:rPr>
          <w:t xml:space="preserve"> 외주 </w:t>
        </w:r>
      </w:ins>
      <w:ins w:id="89" w:author="장윤 김" w:date="2025-12-28T19:49:00Z" w16du:dateUtc="2025-12-28T10:49:00Z">
        <w:r w:rsidR="00CB5D85">
          <w:rPr>
            <w:rFonts w:eastAsiaTheme="minorHAnsi" w:hint="eastAsia"/>
            <w:sz w:val="20"/>
            <w:szCs w:val="22"/>
          </w:rPr>
          <w:t>비용만 입력 -&gt; 대략적인 남는 구조 파악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 w:hint="eastAsia"/>
            <w:sz w:val="20"/>
            <w:szCs w:val="22"/>
          </w:rPr>
          <w:t>2) 패키지별 평균 외주비용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 w:hint="eastAsia"/>
            <w:sz w:val="20"/>
            <w:szCs w:val="22"/>
          </w:rPr>
          <w:t xml:space="preserve">   평균 작업 횟</w:t>
        </w:r>
      </w:ins>
      <w:ins w:id="90" w:author="장윤 김" w:date="2025-12-28T19:50:00Z" w16du:dateUtc="2025-12-28T10:50:00Z">
        <w:r w:rsidR="00CB5D85">
          <w:rPr>
            <w:rFonts w:eastAsiaTheme="minorHAnsi" w:hint="eastAsia"/>
            <w:sz w:val="20"/>
            <w:szCs w:val="22"/>
          </w:rPr>
          <w:t>수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 w:hint="eastAsia"/>
            <w:sz w:val="20"/>
            <w:szCs w:val="22"/>
          </w:rPr>
          <w:t xml:space="preserve">   =&gt; 패키지별 판매에 비해 남는 건 별로 없지 않은가</w:t>
        </w:r>
        <w:r w:rsidR="00CB5D85">
          <w:rPr>
            <w:rFonts w:eastAsiaTheme="minorHAnsi"/>
            <w:sz w:val="20"/>
            <w:szCs w:val="22"/>
          </w:rPr>
          <w:br/>
        </w:r>
      </w:ins>
      <w:ins w:id="91" w:author="장윤 김" w:date="2025-12-28T19:51:00Z" w16du:dateUtc="2025-12-28T10:51:00Z"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 w:hint="eastAsia"/>
            <w:sz w:val="20"/>
            <w:szCs w:val="22"/>
          </w:rPr>
          <w:t>3) 인건비, 시간대비 수익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 w:hint="eastAsia"/>
            <w:sz w:val="20"/>
            <w:szCs w:val="22"/>
          </w:rPr>
          <w:t>=&gt; 대략적인 흐</w:t>
        </w:r>
      </w:ins>
      <w:ins w:id="92" w:author="장윤 김" w:date="2025-12-28T19:52:00Z" w16du:dateUtc="2025-12-28T10:52:00Z">
        <w:r w:rsidR="00CB5D85">
          <w:rPr>
            <w:rFonts w:eastAsiaTheme="minorHAnsi" w:hint="eastAsia"/>
            <w:sz w:val="20"/>
            <w:szCs w:val="22"/>
          </w:rPr>
          <w:t>름이면 충분한가, 정확한 수치/그래프 등 시각적 분석이 필요한가</w:t>
        </w:r>
      </w:ins>
      <w:ins w:id="93" w:author="장윤 김" w:date="2025-12-28T19:51:00Z" w16du:dateUtc="2025-12-28T10:51:00Z"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 w:hint="eastAsia"/>
            <w:sz w:val="20"/>
            <w:szCs w:val="22"/>
          </w:rPr>
          <w:t xml:space="preserve">Q4. </w:t>
        </w:r>
      </w:ins>
      <w:ins w:id="94" w:author="장윤 김" w:date="2025-12-28T19:52:00Z" w16du:dateUtc="2025-12-28T10:52:00Z">
        <w:r w:rsidR="00CB5D85">
          <w:rPr>
            <w:rFonts w:eastAsiaTheme="minorHAnsi" w:hint="eastAsia"/>
            <w:sz w:val="20"/>
            <w:szCs w:val="22"/>
          </w:rPr>
          <w:t>상담과 제작에 실제로 도움이 되게 만들려면?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 w:hint="eastAsia"/>
            <w:sz w:val="20"/>
            <w:szCs w:val="22"/>
          </w:rPr>
          <w:t xml:space="preserve">지금 가능한 </w:t>
        </w:r>
        <w:proofErr w:type="spellStart"/>
        <w:r w:rsidR="00CB5D85">
          <w:rPr>
            <w:rFonts w:eastAsiaTheme="minorHAnsi" w:hint="eastAsia"/>
            <w:sz w:val="20"/>
            <w:szCs w:val="22"/>
          </w:rPr>
          <w:t>뱡향</w:t>
        </w:r>
        <w:proofErr w:type="spellEnd"/>
        <w:r w:rsidR="00CB5D85">
          <w:rPr>
            <w:rFonts w:eastAsiaTheme="minorHAnsi" w:hint="eastAsia"/>
            <w:sz w:val="20"/>
            <w:szCs w:val="22"/>
          </w:rPr>
          <w:t>: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/>
            <w:sz w:val="20"/>
            <w:szCs w:val="22"/>
          </w:rPr>
          <w:tab/>
        </w:r>
        <w:r w:rsidR="00CB5D85" w:rsidRPr="00522BB1">
          <w:rPr>
            <w:rFonts w:eastAsiaTheme="minorHAnsi"/>
            <w:sz w:val="20"/>
            <w:szCs w:val="22"/>
          </w:rPr>
          <w:t>•</w:t>
        </w:r>
        <w:r w:rsidR="00CB5D85">
          <w:rPr>
            <w:rFonts w:eastAsiaTheme="minorHAnsi" w:hint="eastAsia"/>
            <w:sz w:val="20"/>
            <w:szCs w:val="22"/>
          </w:rPr>
          <w:t xml:space="preserve"> 비슷한 체형 고객의 과거 치수 참고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/>
            <w:sz w:val="20"/>
            <w:szCs w:val="22"/>
          </w:rPr>
          <w:tab/>
        </w:r>
        <w:r w:rsidR="00CB5D85" w:rsidRPr="00522BB1">
          <w:rPr>
            <w:rFonts w:eastAsiaTheme="minorHAnsi"/>
            <w:sz w:val="20"/>
            <w:szCs w:val="22"/>
          </w:rPr>
          <w:t>•</w:t>
        </w:r>
        <w:r w:rsidR="00CB5D85">
          <w:rPr>
            <w:rFonts w:eastAsiaTheme="minorHAnsi" w:hint="eastAsia"/>
            <w:sz w:val="20"/>
            <w:szCs w:val="22"/>
          </w:rPr>
          <w:t xml:space="preserve"> 이전 고객 데</w:t>
        </w:r>
      </w:ins>
      <w:ins w:id="95" w:author="장윤 김" w:date="2025-12-28T19:53:00Z" w16du:dateUtc="2025-12-28T10:53:00Z">
        <w:r w:rsidR="00CB5D85">
          <w:rPr>
            <w:rFonts w:eastAsiaTheme="minorHAnsi" w:hint="eastAsia"/>
            <w:sz w:val="20"/>
            <w:szCs w:val="22"/>
          </w:rPr>
          <w:t>이터로 상담 보조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 w:hint="eastAsia"/>
            <w:sz w:val="20"/>
            <w:szCs w:val="22"/>
          </w:rPr>
          <w:t>Q5. 비수기 동안 주비할 개선 우선순위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 w:rsidRPr="00522BB1">
          <w:rPr>
            <w:rFonts w:eastAsiaTheme="minorHAnsi"/>
            <w:sz w:val="20"/>
            <w:szCs w:val="22"/>
          </w:rPr>
          <w:t>•</w:t>
        </w:r>
        <w:r w:rsidR="00CB5D85">
          <w:rPr>
            <w:rFonts w:eastAsiaTheme="minorHAnsi" w:hint="eastAsia"/>
            <w:sz w:val="20"/>
            <w:szCs w:val="22"/>
          </w:rPr>
          <w:t xml:space="preserve"> </w:t>
        </w:r>
      </w:ins>
      <w:ins w:id="96" w:author="장윤 김" w:date="2025-12-28T19:54:00Z" w16du:dateUtc="2025-12-28T10:54:00Z">
        <w:r w:rsidR="00CB5D85">
          <w:rPr>
            <w:rFonts w:eastAsiaTheme="minorHAnsi" w:hint="eastAsia"/>
            <w:sz w:val="20"/>
            <w:szCs w:val="22"/>
          </w:rPr>
          <w:t>고객관리 완성도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 w:rsidRPr="00522BB1">
          <w:rPr>
            <w:rFonts w:eastAsiaTheme="minorHAnsi"/>
            <w:sz w:val="20"/>
            <w:szCs w:val="22"/>
          </w:rPr>
          <w:t>•</w:t>
        </w:r>
        <w:r w:rsidR="00CB5D85">
          <w:rPr>
            <w:rFonts w:eastAsiaTheme="minorHAnsi" w:hint="eastAsia"/>
            <w:sz w:val="20"/>
            <w:szCs w:val="22"/>
          </w:rPr>
          <w:t xml:space="preserve"> </w:t>
        </w:r>
        <w:proofErr w:type="spellStart"/>
        <w:r w:rsidR="00CB5D85">
          <w:rPr>
            <w:rFonts w:eastAsiaTheme="minorHAnsi" w:hint="eastAsia"/>
            <w:sz w:val="20"/>
            <w:szCs w:val="22"/>
          </w:rPr>
          <w:t>패키지·가격</w:t>
        </w:r>
        <w:proofErr w:type="spellEnd"/>
        <w:r w:rsidR="00CB5D85">
          <w:rPr>
            <w:rFonts w:eastAsiaTheme="minorHAnsi" w:hint="eastAsia"/>
            <w:sz w:val="20"/>
            <w:szCs w:val="22"/>
          </w:rPr>
          <w:t xml:space="preserve"> 구조 정리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 w:rsidRPr="00522BB1">
          <w:rPr>
            <w:rFonts w:eastAsiaTheme="minorHAnsi"/>
            <w:sz w:val="20"/>
            <w:szCs w:val="22"/>
          </w:rPr>
          <w:t>•</w:t>
        </w:r>
        <w:r w:rsidR="00CB5D85">
          <w:rPr>
            <w:rFonts w:eastAsiaTheme="minorHAnsi" w:hint="eastAsia"/>
            <w:sz w:val="20"/>
            <w:szCs w:val="22"/>
          </w:rPr>
          <w:t xml:space="preserve"> 성수기 대비 주문 흐름 정리</w:t>
        </w:r>
        <w:r w:rsidR="00CB5D85">
          <w:rPr>
            <w:rFonts w:eastAsiaTheme="minorHAnsi"/>
            <w:sz w:val="20"/>
            <w:szCs w:val="22"/>
          </w:rPr>
          <w:br/>
        </w:r>
        <w:r w:rsidR="00CB5D85">
          <w:rPr>
            <w:rFonts w:eastAsiaTheme="minorHAnsi"/>
            <w:sz w:val="20"/>
            <w:szCs w:val="22"/>
          </w:rPr>
          <w:tab/>
        </w:r>
        <w:r w:rsidR="00CB5D85">
          <w:rPr>
            <w:rFonts w:eastAsiaTheme="minorHAnsi" w:hint="eastAsia"/>
            <w:sz w:val="20"/>
            <w:szCs w:val="22"/>
          </w:rPr>
          <w:t>=&gt; 비수기 동안 가장 먼저 정리하고 구조화하고 싶은 게 무엇인가?</w:t>
        </w:r>
        <w:r w:rsidR="00CB5D85">
          <w:rPr>
            <w:rFonts w:eastAsiaTheme="minorHAnsi"/>
            <w:sz w:val="20"/>
            <w:szCs w:val="22"/>
          </w:rPr>
          <w:br/>
        </w:r>
      </w:ins>
    </w:p>
    <w:sectPr w:rsidR="00A31722" w:rsidRPr="00A31722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A014D"/>
    <w:multiLevelType w:val="hybridMultilevel"/>
    <w:tmpl w:val="12AA6E38"/>
    <w:lvl w:ilvl="0" w:tplc="1486DF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DF93E8A"/>
    <w:multiLevelType w:val="hybridMultilevel"/>
    <w:tmpl w:val="8AE86300"/>
    <w:lvl w:ilvl="0" w:tplc="77AA2CA8">
      <w:start w:val="1"/>
      <w:numFmt w:val="decimal"/>
      <w:lvlText w:val="%1."/>
      <w:lvlJc w:val="left"/>
      <w:pPr>
        <w:ind w:left="116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1" w:hanging="440"/>
      </w:pPr>
    </w:lvl>
    <w:lvl w:ilvl="2" w:tplc="0409001B" w:tentative="1">
      <w:start w:val="1"/>
      <w:numFmt w:val="lowerRoman"/>
      <w:lvlText w:val="%3."/>
      <w:lvlJc w:val="right"/>
      <w:pPr>
        <w:ind w:left="2121" w:hanging="440"/>
      </w:pPr>
    </w:lvl>
    <w:lvl w:ilvl="3" w:tplc="0409000F" w:tentative="1">
      <w:start w:val="1"/>
      <w:numFmt w:val="decimal"/>
      <w:lvlText w:val="%4."/>
      <w:lvlJc w:val="left"/>
      <w:pPr>
        <w:ind w:left="2561" w:hanging="440"/>
      </w:pPr>
    </w:lvl>
    <w:lvl w:ilvl="4" w:tplc="04090019" w:tentative="1">
      <w:start w:val="1"/>
      <w:numFmt w:val="upperLetter"/>
      <w:lvlText w:val="%5."/>
      <w:lvlJc w:val="left"/>
      <w:pPr>
        <w:ind w:left="3001" w:hanging="440"/>
      </w:pPr>
    </w:lvl>
    <w:lvl w:ilvl="5" w:tplc="0409001B" w:tentative="1">
      <w:start w:val="1"/>
      <w:numFmt w:val="lowerRoman"/>
      <w:lvlText w:val="%6."/>
      <w:lvlJc w:val="right"/>
      <w:pPr>
        <w:ind w:left="3441" w:hanging="440"/>
      </w:pPr>
    </w:lvl>
    <w:lvl w:ilvl="6" w:tplc="0409000F" w:tentative="1">
      <w:start w:val="1"/>
      <w:numFmt w:val="decimal"/>
      <w:lvlText w:val="%7."/>
      <w:lvlJc w:val="left"/>
      <w:pPr>
        <w:ind w:left="3881" w:hanging="440"/>
      </w:pPr>
    </w:lvl>
    <w:lvl w:ilvl="7" w:tplc="04090019" w:tentative="1">
      <w:start w:val="1"/>
      <w:numFmt w:val="upperLetter"/>
      <w:lvlText w:val="%8."/>
      <w:lvlJc w:val="left"/>
      <w:pPr>
        <w:ind w:left="4321" w:hanging="440"/>
      </w:pPr>
    </w:lvl>
    <w:lvl w:ilvl="8" w:tplc="0409001B" w:tentative="1">
      <w:start w:val="1"/>
      <w:numFmt w:val="lowerRoman"/>
      <w:lvlText w:val="%9."/>
      <w:lvlJc w:val="right"/>
      <w:pPr>
        <w:ind w:left="4761" w:hanging="440"/>
      </w:pPr>
    </w:lvl>
  </w:abstractNum>
  <w:num w:numId="1" w16cid:durableId="1503204657">
    <w:abstractNumId w:val="1"/>
  </w:num>
  <w:num w:numId="2" w16cid:durableId="20904928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장윤 김">
    <w15:presenceInfo w15:providerId="Windows Live" w15:userId="9ac13256484f9c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22"/>
    <w:rsid w:val="001467F9"/>
    <w:rsid w:val="00170E87"/>
    <w:rsid w:val="00184700"/>
    <w:rsid w:val="001C2C41"/>
    <w:rsid w:val="0026451A"/>
    <w:rsid w:val="00324B38"/>
    <w:rsid w:val="00436093"/>
    <w:rsid w:val="008376C4"/>
    <w:rsid w:val="00894662"/>
    <w:rsid w:val="008B4E10"/>
    <w:rsid w:val="008C42D2"/>
    <w:rsid w:val="009C5547"/>
    <w:rsid w:val="00A31722"/>
    <w:rsid w:val="00A71E86"/>
    <w:rsid w:val="00CA634D"/>
    <w:rsid w:val="00CB5D85"/>
    <w:rsid w:val="00D05A9E"/>
    <w:rsid w:val="00E1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2D74"/>
  <w15:chartTrackingRefBased/>
  <w15:docId w15:val="{603F3374-F3AE-4920-A7BA-0DCA7C3B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17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1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1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17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17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17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17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17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17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17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17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17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17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17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17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17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17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17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1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1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17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1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1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17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17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172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1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172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31722"/>
    <w:rPr>
      <w:b/>
      <w:bCs/>
      <w:smallCaps/>
      <w:color w:val="2F5496" w:themeColor="accent1" w:themeShade="BF"/>
      <w:spacing w:val="5"/>
    </w:rPr>
  </w:style>
  <w:style w:type="paragraph" w:styleId="aa">
    <w:name w:val="Revision"/>
    <w:hidden/>
    <w:uiPriority w:val="99"/>
    <w:semiHidden/>
    <w:rsid w:val="00A3172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장윤 김</dc:creator>
  <cp:keywords/>
  <dc:description/>
  <cp:lastModifiedBy>장윤 김</cp:lastModifiedBy>
  <cp:revision>4</cp:revision>
  <cp:lastPrinted>2025-12-28T10:56:00Z</cp:lastPrinted>
  <dcterms:created xsi:type="dcterms:W3CDTF">2025-12-28T07:02:00Z</dcterms:created>
  <dcterms:modified xsi:type="dcterms:W3CDTF">2025-12-28T10:57:00Z</dcterms:modified>
</cp:coreProperties>
</file>